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61B1" w14:textId="5C19A875" w:rsidR="006F2532" w:rsidRPr="00555BBA" w:rsidRDefault="006F2532" w:rsidP="00555BBA">
      <w:pPr>
        <w:spacing w:after="0" w:line="360" w:lineRule="auto"/>
        <w:ind w:left="426" w:hanging="426"/>
        <w:jc w:val="both"/>
        <w:rPr>
          <w:rFonts w:ascii="Arial" w:hAnsi="Arial" w:cs="Arial"/>
          <w:b/>
          <w:bCs/>
          <w:lang w:val="en-GB"/>
        </w:rPr>
      </w:pPr>
      <w:r w:rsidRPr="00555BBA">
        <w:rPr>
          <w:rFonts w:ascii="Arial" w:hAnsi="Arial" w:cs="Arial"/>
          <w:b/>
          <w:bCs/>
          <w:lang w:val="en-GB"/>
        </w:rPr>
        <w:t>Claims</w:t>
      </w:r>
    </w:p>
    <w:p w14:paraId="79C03113" w14:textId="57EE1F3C"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1. </w:t>
      </w:r>
      <w:r w:rsidRPr="00555BBA">
        <w:rPr>
          <w:rFonts w:ascii="Arial" w:hAnsi="Arial" w:cs="Arial"/>
          <w:lang w:val="en-GB"/>
        </w:rPr>
        <w:tab/>
        <w:t xml:space="preserve">A computer-implemented method for determining electromagnetic absorption in a body, the method comprising representing the body by a geometric model being a surface expressed as a surface mesh </w:t>
      </w:r>
      <w:commentRangeStart w:id="0"/>
      <w:r w:rsidRPr="00555BBA">
        <w:rPr>
          <w:rFonts w:ascii="Arial" w:hAnsi="Arial" w:cs="Arial"/>
          <w:highlight w:val="green"/>
          <w:lang w:val="en-GB"/>
        </w:rPr>
        <w:t>(*** Is it ok to refer to a surface mesh. Could it be something different from a surface mesh ? ***)</w:t>
      </w:r>
      <w:commentRangeEnd w:id="0"/>
      <w:r w:rsidR="008A2CE3" w:rsidRPr="00555BBA">
        <w:rPr>
          <w:rStyle w:val="CommentReference"/>
          <w:rFonts w:ascii="Arial" w:hAnsi="Arial" w:cs="Arial"/>
          <w:sz w:val="22"/>
          <w:szCs w:val="22"/>
          <w:lang w:val="en-GB"/>
        </w:rPr>
        <w:commentReference w:id="0"/>
      </w:r>
      <w:r w:rsidRPr="00555BBA">
        <w:rPr>
          <w:rFonts w:ascii="Arial" w:hAnsi="Arial" w:cs="Arial"/>
          <w:lang w:val="en-GB"/>
        </w:rPr>
        <w:t>and calculating an absorbed power based on an incident electromagnetic field and the geometric model, characterised in that the absorbed power is determined by performing a surface integration over a surface of the body to reduce the dimensionality of the computation.</w:t>
      </w:r>
    </w:p>
    <w:p w14:paraId="07A4F2DB" w14:textId="6C7967F1" w:rsidR="00867622" w:rsidRPr="00555BBA" w:rsidRDefault="006F2532" w:rsidP="00555BBA">
      <w:pPr>
        <w:spacing w:after="0" w:line="360" w:lineRule="auto"/>
        <w:ind w:left="426" w:hanging="426"/>
        <w:jc w:val="both"/>
        <w:rPr>
          <w:rFonts w:ascii="Arial" w:hAnsi="Arial" w:cs="Arial"/>
          <w:highlight w:val="yellow"/>
        </w:rPr>
      </w:pPr>
      <w:r w:rsidRPr="00555BBA">
        <w:rPr>
          <w:rFonts w:ascii="Arial" w:hAnsi="Arial" w:cs="Arial"/>
          <w:highlight w:val="yellow"/>
          <w:lang w:val="en-GB"/>
        </w:rPr>
        <w:t xml:space="preserve">(*** </w:t>
      </w:r>
      <w:r w:rsidR="00867622" w:rsidRPr="00555BBA">
        <w:rPr>
          <w:rFonts w:ascii="Arial" w:hAnsi="Arial" w:cs="Arial"/>
          <w:highlight w:val="yellow"/>
        </w:rPr>
        <w:t>By performing a surface integration over the surface of the body, the method physically reduces the dimensionality of the computation from a 3D volume to a 2D surface. This reduces the computation time from hours/days to milliseconds, making real-time, interactive spatial dosimetry and optimization computationally tractable while maintaining physical accuracy.</w:t>
      </w:r>
    </w:p>
    <w:p w14:paraId="5D279A44" w14:textId="3AE894E5"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surface mesh may comprise triangle elements. The surface integration may be performed over an outer shape of the body. The absorbed power may be determined by calculating a surface absorbed power density at a plurality of points on the surface of the body. ***)</w:t>
      </w:r>
    </w:p>
    <w:p w14:paraId="5355FFFD" w14:textId="65312666"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2. </w:t>
      </w:r>
      <w:r w:rsidRPr="00555BBA">
        <w:rPr>
          <w:rFonts w:ascii="Arial" w:hAnsi="Arial" w:cs="Arial"/>
          <w:lang w:val="en-GB"/>
        </w:rPr>
        <w:tab/>
        <w:t xml:space="preserve">The method of claim 1, </w:t>
      </w:r>
    </w:p>
    <w:p w14:paraId="254A6C39"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wherein the surface mesh is three-dimensional comprising a plurality of surface elements, wherein each surface element is defined by a position on the three-dimensional surface mesh and a unit normal vector at said position,</w:t>
      </w:r>
    </w:p>
    <w:p w14:paraId="33267BFB"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wherein the incident electromagnetic field is electromagnetic radiation emitted from an electromagnetic source and represented by incident wave parameters comprising an incident power density and a propagation direction unit vector at each position on the three-dimensional surface mesh, and</w:t>
      </w:r>
    </w:p>
    <w:p w14:paraId="666F2BA4"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wherein determining an absorbed power by performing a surface integration over the surface of the body comprises computing a local absorbed power density at each position on the three-dimensional surface mesh by multiplying the incident power density, a transmission coefficient, and optionally a projection factor, wherein the projection factor is a dot product of the unit normal vector and a reversed propagation direction unit vector, and wherein the projection factor is set to zero if said dot product is negative to gate a shadow region of the human body.</w:t>
      </w:r>
    </w:p>
    <w:p w14:paraId="2E131E8C" w14:textId="77777777" w:rsidR="00867622" w:rsidRPr="00555BBA" w:rsidRDefault="006F2532" w:rsidP="00555BBA">
      <w:pPr>
        <w:spacing w:after="0" w:line="360" w:lineRule="auto"/>
        <w:ind w:left="426" w:hanging="426"/>
        <w:jc w:val="both"/>
        <w:rPr>
          <w:rFonts w:ascii="Arial" w:hAnsi="Arial" w:cs="Arial"/>
          <w:highlight w:val="yellow"/>
        </w:rPr>
      </w:pPr>
      <w:r w:rsidRPr="00555BBA">
        <w:rPr>
          <w:rFonts w:ascii="Arial" w:hAnsi="Arial" w:cs="Arial"/>
          <w:highlight w:val="yellow"/>
          <w:lang w:val="en-GB"/>
        </w:rPr>
        <w:t xml:space="preserve">(*** </w:t>
      </w:r>
      <w:r w:rsidR="00867622" w:rsidRPr="00555BBA">
        <w:rPr>
          <w:rFonts w:ascii="Arial" w:hAnsi="Arial" w:cs="Arial"/>
          <w:highlight w:val="yellow"/>
        </w:rPr>
        <w:t xml:space="preserve">By utilizing the local geometric relation, the method calculates a projection factor that physically determines the local exposure intensity. Furthermore, defining specifying the projection factor prevents physically impossible absorption </w:t>
      </w:r>
      <w:r w:rsidR="00867622" w:rsidRPr="00555BBA">
        <w:rPr>
          <w:rFonts w:ascii="Arial" w:hAnsi="Arial" w:cs="Arial"/>
          <w:highlight w:val="yellow"/>
        </w:rPr>
        <w:lastRenderedPageBreak/>
        <w:t xml:space="preserve">calculations in shadowed regions without requiring computationally expensive volumetric ray-tracing or volumetric wave propagation solvers. </w:t>
      </w:r>
    </w:p>
    <w:p w14:paraId="51EA1C27" w14:textId="5107AA0A"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projection factor may thus be determined by a rectified linear unit function of the dot product of a surface normal and a propagation direction. The rectified linear unit function may be configured to gate the calculation between a lit side and a shadow side of the body. ***)</w:t>
      </w:r>
    </w:p>
    <w:p w14:paraId="1D46DB63" w14:textId="217D7810"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3. </w:t>
      </w:r>
      <w:r w:rsidRPr="00555BBA">
        <w:rPr>
          <w:rFonts w:ascii="Arial" w:hAnsi="Arial" w:cs="Arial"/>
          <w:lang w:val="en-GB"/>
        </w:rPr>
        <w:tab/>
        <w:t>The method according to claim 2, wherein the transmission coefficient is represented using a single scalar material factor.</w:t>
      </w:r>
    </w:p>
    <w:p w14:paraId="4B6F9DAF" w14:textId="7AFD24B1" w:rsidR="00867622" w:rsidRPr="00555BBA" w:rsidRDefault="006F2532" w:rsidP="00555BBA">
      <w:pPr>
        <w:spacing w:after="0" w:line="360" w:lineRule="auto"/>
        <w:ind w:left="426" w:hanging="426"/>
        <w:jc w:val="both"/>
        <w:rPr>
          <w:rFonts w:ascii="Arial" w:hAnsi="Arial" w:cs="Arial"/>
          <w:highlight w:val="yellow"/>
        </w:rPr>
      </w:pPr>
      <w:r w:rsidRPr="00555BBA">
        <w:rPr>
          <w:rFonts w:ascii="Arial" w:hAnsi="Arial" w:cs="Arial"/>
          <w:highlight w:val="yellow"/>
          <w:lang w:val="en-GB"/>
        </w:rPr>
        <w:t xml:space="preserve">(*** </w:t>
      </w:r>
      <w:r w:rsidR="00867622" w:rsidRPr="00555BBA">
        <w:rPr>
          <w:rFonts w:ascii="Arial" w:hAnsi="Arial" w:cs="Arial"/>
          <w:highlight w:val="yellow"/>
          <w:lang w:val="en-GB"/>
        </w:rPr>
        <w:t>T</w:t>
      </w:r>
      <w:r w:rsidR="00867622" w:rsidRPr="00555BBA">
        <w:rPr>
          <w:rFonts w:ascii="Arial" w:hAnsi="Arial" w:cs="Arial"/>
          <w:highlight w:val="yellow"/>
        </w:rPr>
        <w:t>he physical modeling of complex biological tissues is hereby significantly simplified. Instead of computing complex, polarization-dependent, and angle-dependent transmission equations at every single point of the surface in real-time, the material properties are collapsed into a single, pre-calculable, normal-incidence scalar transmission coefficient (T0) allowing the computation engine to run extremely faster than FDTD, and enables instantaneous frequency sweeps because a change in frequency merely requires updating a single scalar lookup value.</w:t>
      </w:r>
    </w:p>
    <w:p w14:paraId="425B28ED" w14:textId="31D820D0"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scalar material factor may be selected based on biological tissue type. The biological tissue type may be selected from a group consisting of skin, muscle, fat, and water. ***)</w:t>
      </w:r>
    </w:p>
    <w:p w14:paraId="4CB6342E" w14:textId="77777777" w:rsidR="00867622" w:rsidRPr="00555BBA" w:rsidRDefault="006F2532" w:rsidP="00555BBA">
      <w:pPr>
        <w:spacing w:after="0" w:line="360" w:lineRule="auto"/>
        <w:ind w:left="426" w:hanging="426"/>
        <w:jc w:val="both"/>
        <w:rPr>
          <w:rFonts w:ascii="Arial" w:hAnsi="Arial" w:cs="Arial"/>
          <w:shd w:val="clear" w:color="auto" w:fill="E3F2FD"/>
        </w:rPr>
      </w:pPr>
      <w:r w:rsidRPr="00555BBA">
        <w:rPr>
          <w:rFonts w:ascii="Arial" w:hAnsi="Arial" w:cs="Arial"/>
          <w:lang w:val="en-GB"/>
        </w:rPr>
        <w:t xml:space="preserve">4. </w:t>
      </w:r>
      <w:r w:rsidRPr="00555BBA">
        <w:rPr>
          <w:rFonts w:ascii="Arial" w:hAnsi="Arial" w:cs="Arial"/>
          <w:lang w:val="en-GB"/>
        </w:rPr>
        <w:tab/>
        <w:t>The method according to claim 3, wherein the scalar material factor is derived from Fresnel theory based on a pseudo-Brewster compensation and/or is a transmission coefficient representing an unpolarized average of transverse electric and transverse magnetic polarizations.</w:t>
      </w:r>
      <w:r w:rsidR="00867622" w:rsidRPr="00555BBA">
        <w:rPr>
          <w:rFonts w:ascii="Arial" w:hAnsi="Arial" w:cs="Arial"/>
          <w:shd w:val="clear" w:color="auto" w:fill="E3F2FD"/>
        </w:rPr>
        <w:t xml:space="preserve"> </w:t>
      </w:r>
    </w:p>
    <w:p w14:paraId="3E3DDC45" w14:textId="13A56D16" w:rsidR="006F2532" w:rsidRPr="00555BBA" w:rsidRDefault="00867622" w:rsidP="00555BBA">
      <w:pPr>
        <w:spacing w:after="0" w:line="360" w:lineRule="auto"/>
        <w:ind w:left="426" w:hanging="426"/>
        <w:jc w:val="both"/>
        <w:rPr>
          <w:rFonts w:ascii="Arial" w:hAnsi="Arial" w:cs="Arial"/>
          <w:lang w:val="en-GB"/>
        </w:rPr>
      </w:pPr>
      <w:r w:rsidRPr="00555BBA">
        <w:rPr>
          <w:rFonts w:ascii="Arial" w:hAnsi="Arial" w:cs="Arial"/>
          <w:highlight w:val="yellow"/>
          <w:shd w:val="clear" w:color="auto" w:fill="E3F2FD"/>
        </w:rPr>
        <w:t>(*** This ensures that the simplified scalar model retains high physical accuracy and scientific validity. ***)</w:t>
      </w:r>
    </w:p>
    <w:p w14:paraId="66382A8A" w14:textId="632B7DFC"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5. </w:t>
      </w:r>
      <w:r w:rsidRPr="00555BBA">
        <w:rPr>
          <w:rFonts w:ascii="Arial" w:hAnsi="Arial" w:cs="Arial"/>
          <w:lang w:val="en-GB"/>
        </w:rPr>
        <w:tab/>
        <w:t xml:space="preserve">The method according to any of claims 2 to 4, wherein the method comprises determining, for each surface element, an angle of incidence based on the projection factor, and determining, for each surface element, a transmission coefficient of biological tissue of the human body at an operating frequency of the electromagnetic source based on the determined angle of incidence. </w:t>
      </w:r>
    </w:p>
    <w:p w14:paraId="395032D6" w14:textId="16A04CB3" w:rsidR="00867622" w:rsidRPr="00555BBA" w:rsidRDefault="00867622"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(***For highly critical pre-compliance scenarios or multi-layered tissue configurations (such as skin-fat-muscle interfaces) where oblique incidence angles might introduce non-negligible errors, this allows the system to dynamically compute the transmission coefficient as a function of the angle of incidence. This provides a scalable "fidelity ladder" where the user can trade a small amount of computation speed for maximum physical accuracy, ensuring the method remains robust under diverse regulatory testing conditions.</w:t>
      </w:r>
    </w:p>
    <w:p w14:paraId="4C6B7B8F" w14:textId="54BB168E" w:rsidR="00867622" w:rsidRPr="00555BBA" w:rsidRDefault="00867622" w:rsidP="00555BBA">
      <w:pPr>
        <w:spacing w:after="0" w:line="360" w:lineRule="auto"/>
        <w:ind w:left="426" w:hanging="426"/>
        <w:jc w:val="both"/>
        <w:rPr>
          <w:rFonts w:ascii="Arial" w:hAnsi="Arial" w:cs="Arial"/>
          <w:lang w:val="en-GB"/>
        </w:rPr>
      </w:pPr>
    </w:p>
    <w:p w14:paraId="13C4EA6B" w14:textId="6967D749"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6. </w:t>
      </w:r>
      <w:r w:rsidRPr="00555BBA">
        <w:rPr>
          <w:rFonts w:ascii="Arial" w:hAnsi="Arial" w:cs="Arial"/>
          <w:lang w:val="en-GB"/>
        </w:rPr>
        <w:tab/>
        <w:t>The method according to any of the previous claims, wherein the absorbed power calculation is performed for frequencies above 6 GHz.</w:t>
      </w:r>
    </w:p>
    <w:p w14:paraId="31BFF316" w14:textId="77777777" w:rsidR="00F54EC8" w:rsidRPr="00555BBA" w:rsidRDefault="006F2532" w:rsidP="00555BBA">
      <w:pPr>
        <w:spacing w:after="0" w:line="360" w:lineRule="auto"/>
        <w:ind w:left="426"/>
        <w:jc w:val="both"/>
        <w:rPr>
          <w:rFonts w:ascii="Arial" w:hAnsi="Arial" w:cs="Arial"/>
          <w:highlight w:val="yellow"/>
        </w:rPr>
      </w:pPr>
      <w:r w:rsidRPr="00555BBA">
        <w:rPr>
          <w:rFonts w:ascii="Arial" w:hAnsi="Arial" w:cs="Arial"/>
          <w:highlight w:val="yellow"/>
          <w:lang w:val="en-GB"/>
        </w:rPr>
        <w:t xml:space="preserve">(*** </w:t>
      </w:r>
      <w:r w:rsidR="00F54EC8" w:rsidRPr="00555BBA">
        <w:rPr>
          <w:rFonts w:ascii="Arial" w:hAnsi="Arial" w:cs="Arial"/>
          <w:highlight w:val="yellow"/>
        </w:rPr>
        <w:t>Restricting the calculation to frequencies above 6 GHz ensures that the 2D surface integration perfectly mirrors the underlying physics, yielding results validated to be within 3-8% of full-wave FDTD simulations.</w:t>
      </w:r>
    </w:p>
    <w:p w14:paraId="0461CF22" w14:textId="492BD610"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absorbed power may be calculated based on a penetration depth of the electromagnetic field being less than 1 mm.  The calculation of the absorbed power is validated to be within a 10% error relative to a volumetric simulation. ***)</w:t>
      </w:r>
    </w:p>
    <w:p w14:paraId="022980EA" w14:textId="2094F22F" w:rsidR="00F54EC8"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7</w:t>
      </w:r>
      <w:r w:rsidRPr="00A918C8">
        <w:rPr>
          <w:rFonts w:ascii="Arial" w:hAnsi="Arial" w:cs="Arial"/>
          <w:lang w:val="en-GB"/>
        </w:rPr>
        <w:t xml:space="preserve">. The method according to </w:t>
      </w:r>
      <w:r w:rsidRPr="00555BBA">
        <w:rPr>
          <w:rFonts w:ascii="Arial" w:hAnsi="Arial" w:cs="Arial"/>
          <w:lang w:val="en-GB"/>
        </w:rPr>
        <w:t>any of claims 1 to 2</w:t>
      </w:r>
      <w:r w:rsidRPr="00A918C8">
        <w:rPr>
          <w:rFonts w:ascii="Arial" w:hAnsi="Arial" w:cs="Arial"/>
          <w:lang w:val="en-GB"/>
        </w:rPr>
        <w:t>, wherein the operating frequency of the electromagnetic source is below 6</w:t>
      </w:r>
      <w:del w:id="1" w:author="Robin Wydaeghe">
        <w:r w:rsidRPr="00A918C8" w:rsidDel="004D2D3E">
          <w:rPr>
            <w:rFonts w:ascii="Arial" w:hAnsi="Arial" w:cs="Arial"/>
            <w:lang w:val="en-GB"/>
          </w:rPr>
          <w:delText xml:space="preserve"> </w:delText>
        </w:r>
      </w:del>
      <w:ins w:id="2" w:author="Robin Wydaeghe">
        <w:r w:rsidR="004D2D3E">
          <w:rPr>
            <w:rFonts w:ascii="Arial" w:hAnsi="Arial" w:cs="Arial"/>
            <w:lang w:val="en-GB"/>
          </w:rPr>
          <w:t xml:space="preserve"> GHz</w:t>
        </w:r>
      </w:ins>
      <w:del w:id="3" w:author="Robin Wydaeghe">
        <w:r w:rsidRPr="00A918C8" w:rsidDel="004D2D3E">
          <w:rPr>
            <w:rFonts w:ascii="Arial" w:hAnsi="Arial" w:cs="Arial"/>
            <w:lang w:val="en-GB"/>
          </w:rPr>
          <w:delText>gigahertz</w:delText>
        </w:r>
      </w:del>
      <w:r w:rsidRPr="00A918C8">
        <w:rPr>
          <w:rFonts w:ascii="Arial" w:hAnsi="Arial" w:cs="Arial"/>
          <w:lang w:val="en-GB"/>
        </w:rPr>
        <w:t>, and wherein the determined transmission coefficient is a direction-averaged layered transmission coefficient of the biological tissue.</w:t>
      </w:r>
    </w:p>
    <w:p w14:paraId="2809BB56" w14:textId="779C29C4" w:rsidR="00F54EC8" w:rsidRPr="00F54EC8" w:rsidRDefault="00F54EC8"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w:t>
      </w:r>
      <w:r w:rsidRPr="00555BBA">
        <w:rPr>
          <w:rFonts w:ascii="Arial" w:hAnsi="Arial" w:cs="Arial"/>
          <w:highlight w:val="yellow"/>
          <w:lang w:val="en-GB"/>
        </w:rPr>
        <w:tab/>
      </w:r>
      <w:r w:rsidRPr="00F54EC8">
        <w:rPr>
          <w:rFonts w:ascii="Arial" w:hAnsi="Arial" w:cs="Arial"/>
          <w:highlight w:val="yellow"/>
          <w:lang w:val="en-GB"/>
        </w:rPr>
        <w:t xml:space="preserve">This </w:t>
      </w:r>
      <w:r w:rsidRPr="00555BBA">
        <w:rPr>
          <w:rFonts w:ascii="Arial" w:hAnsi="Arial" w:cs="Arial"/>
          <w:highlight w:val="yellow"/>
          <w:lang w:val="en-GB"/>
        </w:rPr>
        <w:t xml:space="preserve">extends </w:t>
      </w:r>
      <w:r w:rsidRPr="00F54EC8">
        <w:rPr>
          <w:rFonts w:ascii="Arial" w:hAnsi="Arial" w:cs="Arial"/>
          <w:highlight w:val="yellow"/>
          <w:lang w:val="en-GB"/>
        </w:rPr>
        <w:t>the utility of the surface-confinement method to the sub-6 GHz regime (where whole-body Specific Absorption Rate, or SAR, is the governing regulatory metric). Because electromagnetic waves penetrate deeper at lower frequencies, Fabry-Pérot resonances occur in the multi-layer tissue structure . By replacing the simple scalar T0 with a direction-averaged layered transmission coefficient, the method successfully maintains the validity of total-power absorption calculations across the entire frequency range from 100 MHz to 300 GHz without needing to rebuild a volumetric mesh.</w:t>
      </w:r>
      <w:r w:rsidRPr="00555BBA">
        <w:rPr>
          <w:rFonts w:ascii="Arial" w:hAnsi="Arial" w:cs="Arial"/>
          <w:highlight w:val="yellow"/>
          <w:lang w:val="en-GB"/>
        </w:rPr>
        <w:t xml:space="preserve"> ***)</w:t>
      </w:r>
    </w:p>
    <w:p w14:paraId="2F1E5D43" w14:textId="19CD5AB0"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8. </w:t>
      </w:r>
      <w:r w:rsidRPr="00555BBA">
        <w:rPr>
          <w:rFonts w:ascii="Arial" w:hAnsi="Arial" w:cs="Arial"/>
          <w:lang w:val="en-GB"/>
        </w:rPr>
        <w:tab/>
        <w:t xml:space="preserve">The method according to any of the previous claims, the method further comprising </w:t>
      </w:r>
    </w:p>
    <w:p w14:paraId="3AECA8C2"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 xml:space="preserve">- calculating the </w:t>
      </w:r>
      <w:commentRangeStart w:id="4"/>
      <w:r w:rsidRPr="00555BBA">
        <w:rPr>
          <w:rFonts w:ascii="Arial" w:hAnsi="Arial" w:cs="Arial"/>
          <w:lang w:val="en-GB"/>
        </w:rPr>
        <w:t xml:space="preserve">absorbed power </w:t>
      </w:r>
      <w:commentRangeEnd w:id="4"/>
      <w:r w:rsidR="004D2D3E" w:rsidRPr="00555BBA">
        <w:rPr>
          <w:rStyle w:val="CommentReference"/>
          <w:rFonts w:ascii="Arial" w:hAnsi="Arial" w:cs="Arial"/>
          <w:sz w:val="22"/>
          <w:szCs w:val="22"/>
          <w:lang w:val="en-GB"/>
        </w:rPr>
        <w:commentReference w:id="4"/>
      </w:r>
      <w:r w:rsidRPr="00555BBA">
        <w:rPr>
          <w:rFonts w:ascii="Arial" w:hAnsi="Arial" w:cs="Arial"/>
          <w:lang w:val="en-GB"/>
        </w:rPr>
        <w:t xml:space="preserve">for near-field point sources using a solid angle view-factor formula, and/or </w:t>
      </w:r>
    </w:p>
    <w:p w14:paraId="2412F704" w14:textId="7A1C6309"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 utilizing precomputed response tables based on spherical-harmonic coefficients for antenna-body decoupling.</w:t>
      </w:r>
    </w:p>
    <w:p w14:paraId="24610FDD" w14:textId="09E13708" w:rsidR="00F54EC8" w:rsidRPr="00555BBA" w:rsidRDefault="00F54EC8" w:rsidP="00555BBA">
      <w:pPr>
        <w:spacing w:after="0" w:line="360" w:lineRule="auto"/>
        <w:ind w:left="426"/>
        <w:jc w:val="both"/>
        <w:rPr>
          <w:rFonts w:ascii="Arial" w:hAnsi="Arial" w:cs="Arial"/>
          <w:lang w:val="en-GB"/>
        </w:rPr>
      </w:pPr>
      <w:r w:rsidRPr="00555BBA">
        <w:rPr>
          <w:rFonts w:ascii="Arial" w:hAnsi="Arial" w:cs="Arial"/>
          <w:highlight w:val="yellow"/>
          <w:lang w:val="en-GB"/>
        </w:rPr>
        <w:t>(*** T</w:t>
      </w:r>
      <w:r w:rsidRPr="00555BBA">
        <w:rPr>
          <w:rFonts w:ascii="Arial" w:hAnsi="Arial" w:cs="Arial"/>
          <w:highlight w:val="yellow"/>
        </w:rPr>
        <w:t>his makes whole-body compliance a pure geometric integral on a triangle mesh, evaluated instantly without volumetric simulation. Furthermore, it allows any candidate antenna design to be evaluated in computational less demanding operations via a simple dot product, eliminating the conventional requirement to re-run full-wave simulations whenever the antenna configuration is modified. ***)</w:t>
      </w:r>
    </w:p>
    <w:p w14:paraId="069B1472" w14:textId="3F2ECED8"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9. </w:t>
      </w:r>
      <w:r w:rsidRPr="00555BBA">
        <w:rPr>
          <w:rFonts w:ascii="Arial" w:hAnsi="Arial" w:cs="Arial"/>
          <w:lang w:val="en-GB"/>
        </w:rPr>
        <w:tab/>
        <w:t>The method according to any of the previous claims, wherein determining the absorbed power is performed as a differentiable end-to-end computation using a differentiable computation graph.</w:t>
      </w:r>
    </w:p>
    <w:p w14:paraId="3B4B6C74" w14:textId="77777777" w:rsidR="00F54EC8" w:rsidRPr="00555BBA" w:rsidRDefault="006F2532" w:rsidP="00555BBA">
      <w:pPr>
        <w:spacing w:after="0" w:line="360" w:lineRule="auto"/>
        <w:ind w:left="426"/>
        <w:jc w:val="both"/>
        <w:rPr>
          <w:rFonts w:ascii="Arial" w:hAnsi="Arial" w:cs="Arial"/>
          <w:highlight w:val="yellow"/>
          <w:shd w:val="clear" w:color="auto" w:fill="E3F2FD"/>
        </w:rPr>
      </w:pPr>
      <w:r w:rsidRPr="00555BBA">
        <w:rPr>
          <w:rFonts w:ascii="Arial" w:hAnsi="Arial" w:cs="Arial"/>
          <w:highlight w:val="yellow"/>
          <w:lang w:val="en-GB"/>
        </w:rPr>
        <w:t xml:space="preserve">(*** </w:t>
      </w:r>
      <w:r w:rsidR="00F54EC8" w:rsidRPr="00555BBA">
        <w:rPr>
          <w:rFonts w:ascii="Arial" w:hAnsi="Arial" w:cs="Arial"/>
          <w:highlight w:val="yellow"/>
        </w:rPr>
        <w:t xml:space="preserve">By implementing the entire computation graph (surface geometry, Fresnel coefficients, absorption map, and compliance metrics) as end-to-end differentiable, the method allows the calculation of exact gradients. </w:t>
      </w:r>
      <w:r w:rsidR="00F54EC8" w:rsidRPr="00555BBA">
        <w:rPr>
          <w:rFonts w:ascii="Arial" w:hAnsi="Arial" w:cs="Arial"/>
          <w:highlight w:val="yellow"/>
          <w:shd w:val="clear" w:color="auto" w:fill="E3F2FD"/>
        </w:rPr>
        <w:t xml:space="preserve">This enables highly efficient, </w:t>
      </w:r>
      <w:r w:rsidR="00F54EC8" w:rsidRPr="00555BBA">
        <w:rPr>
          <w:rFonts w:ascii="Arial" w:hAnsi="Arial" w:cs="Arial"/>
          <w:highlight w:val="yellow"/>
          <w:shd w:val="clear" w:color="auto" w:fill="E3F2FD"/>
        </w:rPr>
        <w:lastRenderedPageBreak/>
        <w:t>gradient-based optimization algorithms to automatically tune system parameters (such as precoder vectors, base station placement, or array geometry) to satisfy physical safety constraints in milliseconds.</w:t>
      </w:r>
    </w:p>
    <w:p w14:paraId="066C118A" w14:textId="7359136F" w:rsidR="006F2532" w:rsidRPr="00555BBA" w:rsidRDefault="006F2532" w:rsidP="00555BBA">
      <w:pPr>
        <w:spacing w:after="0" w:line="360" w:lineRule="auto"/>
        <w:ind w:left="426"/>
        <w:jc w:val="both"/>
        <w:rPr>
          <w:rFonts w:ascii="Arial" w:hAnsi="Arial" w:cs="Arial"/>
          <w:highlight w:val="yellow"/>
          <w:lang w:val="en-GB"/>
        </w:rPr>
      </w:pPr>
      <w:r w:rsidRPr="00555BBA">
        <w:rPr>
          <w:rFonts w:ascii="Arial" w:hAnsi="Arial" w:cs="Arial"/>
          <w:highlight w:val="yellow"/>
          <w:lang w:val="en-GB"/>
        </w:rPr>
        <w:t xml:space="preserve">Determination of electromagnetic absorption </w:t>
      </w:r>
      <w:commentRangeStart w:id="5"/>
      <w:r w:rsidRPr="00555BBA">
        <w:rPr>
          <w:rFonts w:ascii="Arial" w:hAnsi="Arial" w:cs="Arial"/>
          <w:highlight w:val="yellow"/>
          <w:lang w:val="en-GB"/>
        </w:rPr>
        <w:t xml:space="preserve">may be determination </w:t>
      </w:r>
      <w:commentRangeEnd w:id="5"/>
      <w:r w:rsidR="004D2D3E" w:rsidRPr="00555BBA">
        <w:rPr>
          <w:rStyle w:val="CommentReference"/>
          <w:rFonts w:ascii="Arial" w:hAnsi="Arial" w:cs="Arial"/>
          <w:sz w:val="22"/>
          <w:szCs w:val="22"/>
          <w:highlight w:val="yellow"/>
          <w:lang w:val="en-GB"/>
        </w:rPr>
        <w:commentReference w:id="5"/>
      </w:r>
      <w:r w:rsidRPr="00555BBA">
        <w:rPr>
          <w:rFonts w:ascii="Arial" w:hAnsi="Arial" w:cs="Arial"/>
          <w:highlight w:val="yellow"/>
          <w:lang w:val="en-GB"/>
        </w:rPr>
        <w:t>for coherent MIMO beamforming and may comprise using a closed-form exposure operator. Coherent MIMO beamforming may comprise the use of a beamforming vector. The closed-form exposure operator may comprise entries derived from Fresnel theory.</w:t>
      </w:r>
    </w:p>
    <w:p w14:paraId="7AE9907A" w14:textId="77777777" w:rsidR="006F2532" w:rsidRPr="00555BBA" w:rsidRDefault="006F2532" w:rsidP="00555BBA">
      <w:pPr>
        <w:spacing w:after="0" w:line="360" w:lineRule="auto"/>
        <w:ind w:left="426"/>
        <w:jc w:val="both"/>
        <w:rPr>
          <w:rFonts w:ascii="Arial" w:hAnsi="Arial" w:cs="Arial"/>
          <w:highlight w:val="yellow"/>
          <w:lang w:val="en-GB"/>
        </w:rPr>
      </w:pPr>
      <w:r w:rsidRPr="00555BBA">
        <w:rPr>
          <w:rFonts w:ascii="Arial" w:hAnsi="Arial" w:cs="Arial"/>
          <w:highlight w:val="yellow"/>
          <w:lang w:val="en-GB"/>
        </w:rPr>
        <w:t>Determination of electromagnetic absorption may comprise integrating 3D environment data and base station data.</w:t>
      </w:r>
    </w:p>
    <w:p w14:paraId="6D58A51C" w14:textId="77777777" w:rsidR="006F2532" w:rsidRPr="00555BBA" w:rsidRDefault="006F2532" w:rsidP="00555BBA">
      <w:pPr>
        <w:spacing w:after="0" w:line="360" w:lineRule="auto"/>
        <w:ind w:left="426"/>
        <w:jc w:val="both"/>
        <w:rPr>
          <w:rFonts w:ascii="Arial" w:hAnsi="Arial" w:cs="Arial"/>
          <w:highlight w:val="yellow"/>
          <w:lang w:val="en-GB"/>
        </w:rPr>
      </w:pPr>
      <w:r w:rsidRPr="00555BBA">
        <w:rPr>
          <w:rFonts w:ascii="Arial" w:hAnsi="Arial" w:cs="Arial"/>
          <w:highlight w:val="yellow"/>
          <w:lang w:val="en-GB"/>
        </w:rPr>
        <w:t>The determined absorbed power may be used to calculate a compliance metric selected from a local absorbed power density, a peak absorbed power density, a SAR10g, a psSAR10g, and a whole-body SAR.</w:t>
      </w:r>
    </w:p>
    <w:p w14:paraId="7CC308B2" w14:textId="1048E2C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Determination of electromagnetic absorption may be performed at a selected fidelity level from a set of fidelity levels. The fidelity levels may range from first-order bounds to coherent MIMO exposure operators. ***)</w:t>
      </w:r>
    </w:p>
    <w:p w14:paraId="613199A9"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10</w:t>
      </w:r>
      <w:r w:rsidRPr="009801D0">
        <w:rPr>
          <w:rFonts w:ascii="Arial" w:hAnsi="Arial" w:cs="Arial"/>
          <w:lang w:val="en-GB"/>
        </w:rPr>
        <w:t>. The method according to any of the preceding claims</w:t>
      </w:r>
      <w:r w:rsidRPr="00555BBA">
        <w:rPr>
          <w:rFonts w:ascii="Arial" w:hAnsi="Arial" w:cs="Arial"/>
          <w:lang w:val="en-GB"/>
        </w:rPr>
        <w:t xml:space="preserve"> in as far as dependent on claim 2</w:t>
      </w:r>
      <w:r w:rsidRPr="009801D0">
        <w:rPr>
          <w:rFonts w:ascii="Arial" w:hAnsi="Arial" w:cs="Arial"/>
          <w:lang w:val="en-GB"/>
        </w:rPr>
        <w:t xml:space="preserve">, </w:t>
      </w:r>
      <w:r w:rsidRPr="00555BBA">
        <w:rPr>
          <w:rFonts w:ascii="Arial" w:hAnsi="Arial" w:cs="Arial"/>
          <w:lang w:val="en-GB"/>
        </w:rPr>
        <w:t xml:space="preserve">the method </w:t>
      </w:r>
      <w:r w:rsidRPr="009801D0">
        <w:rPr>
          <w:rFonts w:ascii="Arial" w:hAnsi="Arial" w:cs="Arial"/>
          <w:lang w:val="en-GB"/>
        </w:rPr>
        <w:t>further comprising applying a curvature correction factor to the computed local absorbed power density, wherein the curvature correction factor is determined based on a local surface curvature of the three-dimensional surface mesh at each position.</w:t>
      </w:r>
    </w:p>
    <w:p w14:paraId="7F321512" w14:textId="2C952FA7" w:rsidR="00F54EC8" w:rsidRPr="009801D0" w:rsidRDefault="00F54EC8" w:rsidP="00555BBA">
      <w:pPr>
        <w:spacing w:after="0" w:line="360" w:lineRule="auto"/>
        <w:ind w:left="426" w:hanging="426"/>
        <w:jc w:val="both"/>
        <w:rPr>
          <w:rFonts w:ascii="Arial" w:hAnsi="Arial" w:cs="Arial"/>
          <w:lang w:val="en-GB"/>
        </w:rPr>
      </w:pPr>
      <w:r w:rsidRPr="00555BBA">
        <w:rPr>
          <w:rFonts w:ascii="Arial" w:hAnsi="Arial" w:cs="Arial"/>
          <w:lang w:val="en-GB"/>
        </w:rPr>
        <w:tab/>
      </w:r>
      <w:r w:rsidRPr="00555BBA">
        <w:rPr>
          <w:rFonts w:ascii="Arial" w:hAnsi="Arial" w:cs="Arial"/>
          <w:highlight w:val="yellow"/>
          <w:lang w:val="en-GB"/>
        </w:rPr>
        <w:t xml:space="preserve">(*** </w:t>
      </w:r>
      <w:r w:rsidRPr="00555BBA">
        <w:rPr>
          <w:rFonts w:ascii="Arial" w:hAnsi="Arial" w:cs="Arial"/>
          <w:highlight w:val="yellow"/>
        </w:rPr>
        <w:t>This compensates for geometric distortion by applying a curvature correction factor based on the local surface curvature of the mesh. It hence significantly improves the local accuracy of the spatial absorbed power density (APD) map, ensuring high fidelity even on highly curved anatomical regions. ***)</w:t>
      </w:r>
    </w:p>
    <w:p w14:paraId="52763E34" w14:textId="4A5FD900" w:rsidR="00EF3656" w:rsidRPr="00EF3656" w:rsidRDefault="006F2532" w:rsidP="00EF3656">
      <w:pPr>
        <w:spacing w:after="0" w:line="360" w:lineRule="auto"/>
        <w:ind w:left="426" w:hanging="426"/>
        <w:jc w:val="both"/>
        <w:rPr>
          <w:ins w:id="6" w:author="Robin Wydaeghe"/>
          <w:rFonts w:ascii="Arial" w:hAnsi="Arial" w:cs="Arial"/>
          <w:lang w:val="en-BE"/>
        </w:rPr>
      </w:pPr>
      <w:r w:rsidRPr="00555BBA">
        <w:rPr>
          <w:rFonts w:ascii="Arial" w:hAnsi="Arial" w:cs="Arial"/>
          <w:lang w:val="en-GB"/>
        </w:rPr>
        <w:t>11</w:t>
      </w:r>
      <w:r w:rsidRPr="009801D0">
        <w:rPr>
          <w:rFonts w:ascii="Arial" w:hAnsi="Arial" w:cs="Arial"/>
          <w:lang w:val="en-GB"/>
        </w:rPr>
        <w:t>. The method according to any of the preceding claims</w:t>
      </w:r>
      <w:r w:rsidRPr="00555BBA">
        <w:rPr>
          <w:rFonts w:ascii="Arial" w:hAnsi="Arial" w:cs="Arial"/>
          <w:lang w:val="en-GB"/>
        </w:rPr>
        <w:t xml:space="preserve"> in as far as dependent on claim 2</w:t>
      </w:r>
      <w:r w:rsidRPr="009801D0">
        <w:rPr>
          <w:rFonts w:ascii="Arial" w:hAnsi="Arial" w:cs="Arial"/>
          <w:lang w:val="en-GB"/>
        </w:rPr>
        <w:t>, further comprising applying a diffraction correction to the computed local absorbed power density at shadow boundaries of the three-dimensional surface mesh, wherein the diffraction correction is computed using a geometric theory of diffraction calculation layer</w:t>
      </w:r>
      <w:r w:rsidRPr="00555BBA">
        <w:rPr>
          <w:rFonts w:ascii="Arial" w:hAnsi="Arial" w:cs="Arial"/>
          <w:lang w:val="en-GB"/>
        </w:rPr>
        <w:t xml:space="preserve"> or using geometric theory of diffraction calculation layer </w:t>
      </w:r>
      <w:r w:rsidRPr="009801D0">
        <w:rPr>
          <w:rFonts w:ascii="Arial" w:hAnsi="Arial" w:cs="Arial"/>
          <w:lang w:val="en-GB"/>
        </w:rPr>
        <w:t>smoothed using a Gaussian Error Linear Unit smoothing function to approximate geometric optics transitions</w:t>
      </w:r>
      <w:del w:id="7" w:author="Robin Wydaeghe">
        <w:r w:rsidRPr="009801D0" w:rsidDel="00EF3656">
          <w:rPr>
            <w:rFonts w:ascii="Arial" w:hAnsi="Arial" w:cs="Arial"/>
            <w:lang w:val="en-GB"/>
          </w:rPr>
          <w:delText>.</w:delText>
        </w:r>
      </w:del>
      <w:ins w:id="8" w:author="Robin Wydaeghe">
        <w:r w:rsidR="00EF3656">
          <w:rPr>
            <w:rFonts w:ascii="Arial" w:hAnsi="Arial" w:cs="Arial"/>
            <w:lang w:val="en-GB"/>
          </w:rPr>
          <w:t xml:space="preserve">, </w:t>
        </w:r>
      </w:ins>
      <w:commentRangeStart w:id="9"/>
      <w:ins w:id="10" w:author="Robin Wydaeghe">
        <w:r w:rsidR="00EF3656" w:rsidRPr="00EF3656">
          <w:rPr>
            <w:rFonts w:ascii="Arial" w:hAnsi="Arial" w:cs="Arial"/>
            <w:lang w:val="en-BE"/>
          </w:rPr>
          <w:t>or using a creeping-wave shadow transition whose width is determined by the local radius of curvature of the three-dimensional surface mesh at the surface element and by the wavelength at the operating frequency.</w:t>
        </w:r>
      </w:ins>
      <w:commentRangeEnd w:id="9"/>
      <w:r w:rsidR="00EF3656" w:rsidRPr="00EF3656">
        <w:rPr>
          <w:rStyle w:val="CommentReference"/>
          <w:rFonts w:ascii="Arial" w:hAnsi="Arial" w:cs="Arial"/>
          <w:sz w:val="22"/>
          <w:szCs w:val="22"/>
          <w:lang w:val="en-BE"/>
        </w:rPr>
        <w:commentReference w:id="9"/>
      </w:r>
    </w:p>
    <w:p w14:paraId="46E0D21E" w14:textId="1D3D21D1" w:rsidR="006F2532" w:rsidRPr="00EF3656" w:rsidRDefault="006F2532" w:rsidP="00555BBA">
      <w:pPr>
        <w:spacing w:after="0" w:line="360" w:lineRule="auto"/>
        <w:ind w:left="426" w:hanging="426"/>
        <w:jc w:val="both"/>
        <w:rPr>
          <w:rFonts w:ascii="Arial" w:hAnsi="Arial" w:cs="Arial"/>
          <w:lang w:val="en-BE"/>
          <w:rPrChange w:id="11" w:author="Robin Wydaeghe">
            <w:rPr>
              <w:rFonts w:ascii="Arial" w:hAnsi="Arial" w:cs="Arial"/>
              <w:lang w:val="en-GB"/>
            </w:rPr>
          </w:rPrChange>
        </w:rPr>
      </w:pPr>
    </w:p>
    <w:p w14:paraId="5C371890" w14:textId="5C142A25" w:rsidR="00F54EC8" w:rsidRPr="009801D0" w:rsidRDefault="00F54EC8"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This reduces the amount of error</w:t>
      </w:r>
      <w:r w:rsidRPr="00555BBA">
        <w:rPr>
          <w:rFonts w:ascii="Arial" w:hAnsi="Arial" w:cs="Arial"/>
          <w:highlight w:val="yellow"/>
        </w:rPr>
        <w:t xml:space="preserve"> without the massive computational overhead of full-wave solvers. ***)</w:t>
      </w:r>
    </w:p>
    <w:p w14:paraId="39E9AE0D"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lastRenderedPageBreak/>
        <w:t>12.</w:t>
      </w:r>
      <w:r w:rsidRPr="009801D0">
        <w:rPr>
          <w:rFonts w:ascii="Arial" w:hAnsi="Arial" w:cs="Arial"/>
          <w:lang w:val="en-GB"/>
        </w:rPr>
        <w:t>The method according to any of the preceding claims</w:t>
      </w:r>
      <w:r w:rsidRPr="00555BBA">
        <w:rPr>
          <w:rFonts w:ascii="Arial" w:hAnsi="Arial" w:cs="Arial"/>
          <w:lang w:val="en-GB"/>
        </w:rPr>
        <w:t xml:space="preserve"> in as far as dependent on claim 2</w:t>
      </w:r>
      <w:r w:rsidRPr="009801D0">
        <w:rPr>
          <w:rFonts w:ascii="Arial" w:hAnsi="Arial" w:cs="Arial"/>
          <w:lang w:val="en-GB"/>
        </w:rPr>
        <w:t>, further comprising applying an inter-body correction to the computed local absorbed power density to account for at least one of mutual electromagnetic shielding, self-shadowing, or multi-body occlusion, by evaluating a visibility factor of each surface element of the three-dimensional surface mesh from the perspective of the electromagnetic</w:t>
      </w:r>
      <w:r w:rsidRPr="00555BBA">
        <w:rPr>
          <w:rFonts w:ascii="Arial" w:hAnsi="Arial" w:cs="Arial"/>
          <w:lang w:val="en-GB"/>
        </w:rPr>
        <w:t xml:space="preserve"> source.</w:t>
      </w:r>
    </w:p>
    <w:p w14:paraId="7F123015" w14:textId="3E28DED6" w:rsidR="00555BBA" w:rsidRPr="00555BBA" w:rsidRDefault="00555BBA"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xml:space="preserve">(*** </w:t>
      </w:r>
      <w:r w:rsidRPr="00555BBA">
        <w:rPr>
          <w:rFonts w:ascii="Arial" w:hAnsi="Arial" w:cs="Arial"/>
          <w:highlight w:val="yellow"/>
        </w:rPr>
        <w:t>By evaluating a visibility factor (V) for each surface element from the perspective of the source, the method prevents the overestimation of electromagnetic exposure in shielded regions. This allows network operators to recover transmit power that would otherwise be lost to overly conservative and restrictive "worst-case" exclusion zones. ***)</w:t>
      </w:r>
    </w:p>
    <w:p w14:paraId="72F651C1"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13. A system for determining electromagnetic absorption in a body, comprising a processor and a memory containing instructions configured to implement the method according to any of claims 1 to 12.</w:t>
      </w:r>
    </w:p>
    <w:p w14:paraId="6EAB5FE8"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14. A system according to claim 13, wherein the processor is configured to implement the calculation of absorbed power as a differentiable computation graph and the differentiable computation graph is implemented using JAX.</w:t>
      </w:r>
    </w:p>
    <w:p w14:paraId="3F8B3ECB"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It is an advantage of embodiments of the present invention that determining a value representative for electromagnetic absorption in a body can be performed in milliseconds. ***)</w:t>
      </w:r>
    </w:p>
    <w:p w14:paraId="5BF4C0CB"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15. A computer program comprising instructions which, when executed by a computer, cause the computer to carry out a method according to any of claims 1 to 12.</w:t>
      </w:r>
    </w:p>
    <w:p w14:paraId="57951DC9" w14:textId="0F62FB6A"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In another aspect, the present invention relates to a non-transitory computer-readable medium comprising the computer program as described above.</w:t>
      </w:r>
    </w:p>
    <w:p w14:paraId="0EA49365" w14:textId="5CFA74E2"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 xml:space="preserve">In a further aspect, the present invention also relates to a method for optimising a system, the method comprising determining electromagnetic absorption in a body using a method as described above and adjusting at least one system parameter based on the determined absorbed power to meet a predefined exposure limit. The adjusted system parameter may be selected from a group consisting of a precoder, a base station placement, and an array geometry. Adjusting the at  at least one system parameter may be performed via gradient descent on the differentiable computation graph. The gradient may be calculated with respect to the absorbed power. The predefined exposure limit may be based on a regulatory metric selected from ICNIRP 2020 and IEEE C95.1-2019. The system may be a wireless communication system comprising at least one device selected from a group consisting of phones, tablets, laptops, </w:t>
      </w:r>
      <w:commentRangeStart w:id="12"/>
      <w:r w:rsidRPr="00555BBA">
        <w:rPr>
          <w:rFonts w:ascii="Arial" w:hAnsi="Arial" w:cs="Arial"/>
          <w:highlight w:val="yellow"/>
          <w:lang w:val="en-GB"/>
        </w:rPr>
        <w:t>and AR headsets</w:t>
      </w:r>
      <w:commentRangeEnd w:id="12"/>
      <w:r w:rsidR="00863E02" w:rsidRPr="00555BBA">
        <w:rPr>
          <w:rStyle w:val="CommentReference"/>
          <w:rFonts w:ascii="Arial" w:hAnsi="Arial" w:cs="Arial"/>
          <w:sz w:val="22"/>
          <w:szCs w:val="22"/>
          <w:highlight w:val="yellow"/>
          <w:lang w:val="en-GB"/>
        </w:rPr>
        <w:commentReference w:id="12"/>
      </w:r>
      <w:r w:rsidRPr="00555BBA">
        <w:rPr>
          <w:rFonts w:ascii="Arial" w:hAnsi="Arial" w:cs="Arial"/>
          <w:highlight w:val="yellow"/>
          <w:lang w:val="en-GB"/>
        </w:rPr>
        <w:t>. ***)</w:t>
      </w:r>
    </w:p>
    <w:p w14:paraId="2794DC90" w14:textId="2C8808A3" w:rsidR="001D7628" w:rsidRPr="00555BBA" w:rsidRDefault="001D7628" w:rsidP="00555BBA">
      <w:pPr>
        <w:spacing w:after="0" w:line="360" w:lineRule="auto"/>
        <w:ind w:left="426" w:hanging="426"/>
        <w:jc w:val="both"/>
        <w:rPr>
          <w:rFonts w:ascii="Arial" w:hAnsi="Arial" w:cs="Arial"/>
        </w:rPr>
      </w:pPr>
    </w:p>
    <w:sectPr w:rsidR="001D7628" w:rsidRPr="00555BBA" w:rsidSect="00034616">
      <w:headerReference w:type="default" r:id="rId12"/>
      <w:pgSz w:w="11906" w:h="16838"/>
      <w:pgMar w:top="1440" w:right="1440" w:bottom="1134" w:left="2041" w:header="1417" w:footer="720" w:gutter="0"/>
      <w:lnNumType w:countBy="5"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in Wydaeghe" w:initials="RW">
    <w:p w14:paraId="61A579AD" w14:textId="77777777" w:rsidR="008A2CE3" w:rsidRDefault="008A2CE3" w:rsidP="008A2CE3">
      <w:pPr>
        <w:pStyle w:val="CommentText"/>
      </w:pPr>
      <w:r>
        <w:rPr>
          <w:rStyle w:val="CommentReference"/>
        </w:rPr>
        <w:annotationRef/>
      </w:r>
      <w:r>
        <w:t>No, this is okay as-is.</w:t>
      </w:r>
    </w:p>
  </w:comment>
  <w:comment w:id="4" w:author="Robin Wydaeghe" w:initials="RW">
    <w:p w14:paraId="6AEBB8FB" w14:textId="77777777" w:rsidR="004D2D3E" w:rsidRDefault="004D2D3E" w:rsidP="004D2D3E">
      <w:pPr>
        <w:pStyle w:val="CommentText"/>
      </w:pPr>
      <w:r>
        <w:rPr>
          <w:rStyle w:val="CommentReference"/>
        </w:rPr>
        <w:annotationRef/>
      </w:r>
      <w:r>
        <w:t>Minor: perhaps dosimetric outputs is more general? Although it would be fine as-is</w:t>
      </w:r>
    </w:p>
  </w:comment>
  <w:comment w:id="5" w:author="Robin Wydaeghe" w:initials="RW">
    <w:p w14:paraId="2F71A93C" w14:textId="77777777" w:rsidR="00EF3656" w:rsidRDefault="004D2D3E" w:rsidP="00EF3656">
      <w:pPr>
        <w:pStyle w:val="CommentText"/>
      </w:pPr>
      <w:r>
        <w:rPr>
          <w:rStyle w:val="CommentReference"/>
        </w:rPr>
        <w:annotationRef/>
      </w:r>
      <w:r w:rsidR="00EF3656">
        <w:t>Sentence grammar went awry? ‘...may be determined for...’</w:t>
      </w:r>
    </w:p>
  </w:comment>
  <w:comment w:id="9" w:author="Robin Wydaeghe" w:initials="RW">
    <w:p w14:paraId="4BB9D5EB" w14:textId="77777777" w:rsidR="00863E02" w:rsidRDefault="00EF3656" w:rsidP="00863E02">
      <w:pPr>
        <w:pStyle w:val="CommentText"/>
      </w:pPr>
      <w:r>
        <w:rPr>
          <w:rStyle w:val="CommentReference"/>
        </w:rPr>
        <w:annotationRef/>
      </w:r>
      <w:r w:rsidR="00863E02">
        <w:t>Minor, optional</w:t>
      </w:r>
      <w:r w:rsidR="00863E02">
        <w:br/>
      </w:r>
      <w:r w:rsidR="00863E02">
        <w:br/>
        <w:t>This is a new minor technical addition that wasn’t yet communicated in June</w:t>
      </w:r>
      <w:r w:rsidR="00863E02">
        <w:br/>
      </w:r>
      <w:r w:rsidR="00863E02">
        <w:br/>
        <w:t>If not ok within a patent, for me it was also fine as-is as GELU is good-enough.</w:t>
      </w:r>
    </w:p>
  </w:comment>
  <w:comment w:id="12" w:author="Robin Wydaeghe" w:initials="RW">
    <w:p w14:paraId="0FB448AF" w14:textId="77777777" w:rsidR="00863E02" w:rsidRDefault="00863E02" w:rsidP="00863E02">
      <w:pPr>
        <w:pStyle w:val="CommentText"/>
      </w:pPr>
      <w:r>
        <w:rPr>
          <w:rStyle w:val="CommentReference"/>
        </w:rPr>
        <w:annotationRef/>
      </w:r>
      <w:r>
        <w:t>and other wireless devices?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A579AD" w15:done="0"/>
  <w15:commentEx w15:paraId="6AEBB8FB" w15:done="0"/>
  <w15:commentEx w15:paraId="2F71A93C" w15:done="0"/>
  <w15:commentEx w15:paraId="4BB9D5EB" w15:done="0"/>
  <w15:commentEx w15:paraId="0FB448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05B9A5"/>
  <w16cex:commentExtensible w16cex:durableId="4301BF89"/>
  <w16cex:commentExtensible w16cex:durableId="51091B32"/>
  <w16cex:commentExtensible w16cex:durableId="4E905E08"/>
  <w16cex:commentExtensible w16cex:durableId="1A98635C"/>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A579AD" w16cid:durableId="7505B9A5"/>
  <w16cid:commentId w16cid:paraId="6AEBB8FB" w16cid:durableId="4301BF89"/>
  <w16cid:commentId w16cid:paraId="2F71A93C" w16cid:durableId="51091B32"/>
  <w16cid:commentId w16cid:paraId="4BB9D5EB" w16cid:durableId="4E905E08"/>
  <w16cid:commentId w16cid:paraId="0FB448AF" w16cid:durableId="1A9863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B9180" w14:textId="77777777" w:rsidR="00EF2886" w:rsidRDefault="00EF2886">
      <w:pPr>
        <w:spacing w:after="0" w:line="240" w:lineRule="auto"/>
      </w:pPr>
      <w:r>
        <w:separator/>
      </w:r>
    </w:p>
  </w:endnote>
  <w:endnote w:type="continuationSeparator" w:id="0">
    <w:p w14:paraId="3B2B6B8A" w14:textId="77777777" w:rsidR="00EF2886" w:rsidRDefault="00EF2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F955C" w14:textId="77777777" w:rsidR="00EF2886" w:rsidRDefault="00EF2886">
      <w:pPr>
        <w:spacing w:after="0" w:line="240" w:lineRule="auto"/>
      </w:pPr>
      <w:r>
        <w:separator/>
      </w:r>
    </w:p>
  </w:footnote>
  <w:footnote w:type="continuationSeparator" w:id="0">
    <w:p w14:paraId="635821B6" w14:textId="77777777" w:rsidR="00EF2886" w:rsidRDefault="00EF2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5A20" w14:textId="77777777" w:rsidR="001D7628" w:rsidRDefault="003C43B8">
    <w:pPr>
      <w:pStyle w:val="Header"/>
      <w:jc w:val="center"/>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D061D9"/>
    <w:multiLevelType w:val="multilevel"/>
    <w:tmpl w:val="3A0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A55B9"/>
    <w:multiLevelType w:val="multilevel"/>
    <w:tmpl w:val="E94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E5B9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315526574">
    <w:abstractNumId w:val="8"/>
  </w:num>
  <w:num w:numId="2" w16cid:durableId="675965603">
    <w:abstractNumId w:val="6"/>
  </w:num>
  <w:num w:numId="3" w16cid:durableId="902375726">
    <w:abstractNumId w:val="5"/>
  </w:num>
  <w:num w:numId="4" w16cid:durableId="1285849012">
    <w:abstractNumId w:val="4"/>
  </w:num>
  <w:num w:numId="5" w16cid:durableId="1437945284">
    <w:abstractNumId w:val="7"/>
  </w:num>
  <w:num w:numId="6" w16cid:durableId="536818799">
    <w:abstractNumId w:val="3"/>
  </w:num>
  <w:num w:numId="7" w16cid:durableId="1210454899">
    <w:abstractNumId w:val="2"/>
  </w:num>
  <w:num w:numId="8" w16cid:durableId="2066366204">
    <w:abstractNumId w:val="1"/>
  </w:num>
  <w:num w:numId="9" w16cid:durableId="1787117141">
    <w:abstractNumId w:val="0"/>
  </w:num>
  <w:num w:numId="10" w16cid:durableId="442043157">
    <w:abstractNumId w:val="11"/>
  </w:num>
  <w:num w:numId="11" w16cid:durableId="1598757834">
    <w:abstractNumId w:val="10"/>
  </w:num>
  <w:num w:numId="12" w16cid:durableId="203083166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Wydaeghe">
    <w15:presenceInfo w15:providerId="AD" w15:userId="S::Robin.Wydaeghe@UGent.be::69ac70e9-3815-4dc0-adca-85ae634a57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8F"/>
    <w:rsid w:val="00034616"/>
    <w:rsid w:val="000507E3"/>
    <w:rsid w:val="0006063C"/>
    <w:rsid w:val="000729FF"/>
    <w:rsid w:val="00085F74"/>
    <w:rsid w:val="0009474A"/>
    <w:rsid w:val="000C646F"/>
    <w:rsid w:val="00110FC5"/>
    <w:rsid w:val="00127E55"/>
    <w:rsid w:val="0015074B"/>
    <w:rsid w:val="00192E05"/>
    <w:rsid w:val="001D7628"/>
    <w:rsid w:val="00202D9E"/>
    <w:rsid w:val="00243C56"/>
    <w:rsid w:val="00266391"/>
    <w:rsid w:val="0029639D"/>
    <w:rsid w:val="002B60E8"/>
    <w:rsid w:val="002C47D1"/>
    <w:rsid w:val="002E4932"/>
    <w:rsid w:val="002F2607"/>
    <w:rsid w:val="00326F90"/>
    <w:rsid w:val="00344C7E"/>
    <w:rsid w:val="003661A3"/>
    <w:rsid w:val="003C43B8"/>
    <w:rsid w:val="003E155B"/>
    <w:rsid w:val="00406AFD"/>
    <w:rsid w:val="00424373"/>
    <w:rsid w:val="004D2D3E"/>
    <w:rsid w:val="004E036E"/>
    <w:rsid w:val="004E3716"/>
    <w:rsid w:val="0051600C"/>
    <w:rsid w:val="00543608"/>
    <w:rsid w:val="00555BBA"/>
    <w:rsid w:val="005D243A"/>
    <w:rsid w:val="0062187C"/>
    <w:rsid w:val="006450A9"/>
    <w:rsid w:val="006530D2"/>
    <w:rsid w:val="006870BB"/>
    <w:rsid w:val="00691C31"/>
    <w:rsid w:val="006F0AAC"/>
    <w:rsid w:val="006F2532"/>
    <w:rsid w:val="00733326"/>
    <w:rsid w:val="0074031F"/>
    <w:rsid w:val="007455A2"/>
    <w:rsid w:val="00747FED"/>
    <w:rsid w:val="00762812"/>
    <w:rsid w:val="00786E21"/>
    <w:rsid w:val="00791CD9"/>
    <w:rsid w:val="007B7E89"/>
    <w:rsid w:val="007E0126"/>
    <w:rsid w:val="00827E5B"/>
    <w:rsid w:val="00863E02"/>
    <w:rsid w:val="00864A65"/>
    <w:rsid w:val="00867622"/>
    <w:rsid w:val="00872343"/>
    <w:rsid w:val="008A11B1"/>
    <w:rsid w:val="008A2CE3"/>
    <w:rsid w:val="008B47B8"/>
    <w:rsid w:val="008C220C"/>
    <w:rsid w:val="008E7CC0"/>
    <w:rsid w:val="008F09A0"/>
    <w:rsid w:val="009918B6"/>
    <w:rsid w:val="009B22B7"/>
    <w:rsid w:val="009B263C"/>
    <w:rsid w:val="009C2BC7"/>
    <w:rsid w:val="009F1A39"/>
    <w:rsid w:val="009F6D1E"/>
    <w:rsid w:val="00A06DAB"/>
    <w:rsid w:val="00A54F9D"/>
    <w:rsid w:val="00A665F1"/>
    <w:rsid w:val="00AA1D8D"/>
    <w:rsid w:val="00AF0FB8"/>
    <w:rsid w:val="00AF6A82"/>
    <w:rsid w:val="00B47730"/>
    <w:rsid w:val="00BA5AA6"/>
    <w:rsid w:val="00BE4224"/>
    <w:rsid w:val="00BF4872"/>
    <w:rsid w:val="00C578D0"/>
    <w:rsid w:val="00C8363A"/>
    <w:rsid w:val="00C93ACB"/>
    <w:rsid w:val="00CA4849"/>
    <w:rsid w:val="00CB0664"/>
    <w:rsid w:val="00CB20AE"/>
    <w:rsid w:val="00CB7128"/>
    <w:rsid w:val="00D05E5D"/>
    <w:rsid w:val="00D556E1"/>
    <w:rsid w:val="00D56391"/>
    <w:rsid w:val="00D628C6"/>
    <w:rsid w:val="00D700B3"/>
    <w:rsid w:val="00DD764A"/>
    <w:rsid w:val="00E20433"/>
    <w:rsid w:val="00E5299F"/>
    <w:rsid w:val="00EB326D"/>
    <w:rsid w:val="00EF2886"/>
    <w:rsid w:val="00EF3656"/>
    <w:rsid w:val="00F0739B"/>
    <w:rsid w:val="00F36F20"/>
    <w:rsid w:val="00F468AC"/>
    <w:rsid w:val="00F54EC8"/>
    <w:rsid w:val="00F841DF"/>
    <w:rsid w:val="00F84822"/>
    <w:rsid w:val="00FB4348"/>
    <w:rsid w:val="00FC009A"/>
    <w:rsid w:val="00FC693F"/>
    <w:rsid w:val="00FD7388"/>
    <w:rsid w:val="00FE2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F48E28"/>
  <w14:defaultImageDpi w14:val="330"/>
  <w15:docId w15:val="{133A3DE3-1FA2-45B0-9F97-C182FEAC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3C43B8"/>
  </w:style>
  <w:style w:type="paragraph" w:styleId="Revision">
    <w:name w:val="Revision"/>
    <w:hidden/>
    <w:uiPriority w:val="99"/>
    <w:semiHidden/>
    <w:rsid w:val="00AF0FB8"/>
    <w:pPr>
      <w:spacing w:after="0" w:line="240" w:lineRule="auto"/>
    </w:pPr>
  </w:style>
  <w:style w:type="character" w:styleId="CommentReference">
    <w:name w:val="annotation reference"/>
    <w:basedOn w:val="DefaultParagraphFont"/>
    <w:uiPriority w:val="99"/>
    <w:semiHidden/>
    <w:unhideWhenUsed/>
    <w:rsid w:val="0062187C"/>
    <w:rPr>
      <w:sz w:val="16"/>
      <w:szCs w:val="16"/>
    </w:rPr>
  </w:style>
  <w:style w:type="paragraph" w:styleId="CommentText">
    <w:name w:val="annotation text"/>
    <w:basedOn w:val="Normal"/>
    <w:link w:val="CommentTextChar"/>
    <w:uiPriority w:val="99"/>
    <w:unhideWhenUsed/>
    <w:rsid w:val="0062187C"/>
    <w:pPr>
      <w:spacing w:line="240" w:lineRule="auto"/>
    </w:pPr>
    <w:rPr>
      <w:sz w:val="20"/>
      <w:szCs w:val="20"/>
    </w:rPr>
  </w:style>
  <w:style w:type="character" w:customStyle="1" w:styleId="CommentTextChar">
    <w:name w:val="Comment Text Char"/>
    <w:basedOn w:val="DefaultParagraphFont"/>
    <w:link w:val="CommentText"/>
    <w:uiPriority w:val="99"/>
    <w:rsid w:val="0062187C"/>
    <w:rPr>
      <w:sz w:val="20"/>
      <w:szCs w:val="20"/>
    </w:rPr>
  </w:style>
  <w:style w:type="paragraph" w:styleId="CommentSubject">
    <w:name w:val="annotation subject"/>
    <w:basedOn w:val="CommentText"/>
    <w:next w:val="CommentText"/>
    <w:link w:val="CommentSubjectChar"/>
    <w:uiPriority w:val="99"/>
    <w:semiHidden/>
    <w:unhideWhenUsed/>
    <w:rsid w:val="0062187C"/>
    <w:rPr>
      <w:b/>
      <w:bCs/>
    </w:rPr>
  </w:style>
  <w:style w:type="character" w:customStyle="1" w:styleId="CommentSubjectChar">
    <w:name w:val="Comment Subject Char"/>
    <w:basedOn w:val="CommentTextChar"/>
    <w:link w:val="CommentSubject"/>
    <w:uiPriority w:val="99"/>
    <w:semiHidden/>
    <w:rsid w:val="006218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1190">
      <w:bodyDiv w:val="1"/>
      <w:marLeft w:val="0"/>
      <w:marRight w:val="0"/>
      <w:marTop w:val="0"/>
      <w:marBottom w:val="0"/>
      <w:divBdr>
        <w:top w:val="none" w:sz="0" w:space="0" w:color="auto"/>
        <w:left w:val="none" w:sz="0" w:space="0" w:color="auto"/>
        <w:bottom w:val="none" w:sz="0" w:space="0" w:color="auto"/>
        <w:right w:val="none" w:sz="0" w:space="0" w:color="auto"/>
      </w:divBdr>
    </w:div>
    <w:div w:id="531454271">
      <w:bodyDiv w:val="1"/>
      <w:marLeft w:val="0"/>
      <w:marRight w:val="0"/>
      <w:marTop w:val="0"/>
      <w:marBottom w:val="0"/>
      <w:divBdr>
        <w:top w:val="none" w:sz="0" w:space="0" w:color="auto"/>
        <w:left w:val="none" w:sz="0" w:space="0" w:color="auto"/>
        <w:bottom w:val="none" w:sz="0" w:space="0" w:color="auto"/>
        <w:right w:val="none" w:sz="0" w:space="0" w:color="auto"/>
      </w:divBdr>
    </w:div>
    <w:div w:id="768506959">
      <w:bodyDiv w:val="1"/>
      <w:marLeft w:val="0"/>
      <w:marRight w:val="0"/>
      <w:marTop w:val="0"/>
      <w:marBottom w:val="0"/>
      <w:divBdr>
        <w:top w:val="none" w:sz="0" w:space="0" w:color="auto"/>
        <w:left w:val="none" w:sz="0" w:space="0" w:color="auto"/>
        <w:bottom w:val="none" w:sz="0" w:space="0" w:color="auto"/>
        <w:right w:val="none" w:sz="0" w:space="0" w:color="auto"/>
      </w:divBdr>
    </w:div>
    <w:div w:id="848717621">
      <w:bodyDiv w:val="1"/>
      <w:marLeft w:val="0"/>
      <w:marRight w:val="0"/>
      <w:marTop w:val="0"/>
      <w:marBottom w:val="0"/>
      <w:divBdr>
        <w:top w:val="none" w:sz="0" w:space="0" w:color="auto"/>
        <w:left w:val="none" w:sz="0" w:space="0" w:color="auto"/>
        <w:bottom w:val="none" w:sz="0" w:space="0" w:color="auto"/>
        <w:right w:val="none" w:sz="0" w:space="0" w:color="auto"/>
      </w:divBdr>
    </w:div>
    <w:div w:id="1336349263">
      <w:bodyDiv w:val="1"/>
      <w:marLeft w:val="0"/>
      <w:marRight w:val="0"/>
      <w:marTop w:val="0"/>
      <w:marBottom w:val="0"/>
      <w:divBdr>
        <w:top w:val="none" w:sz="0" w:space="0" w:color="auto"/>
        <w:left w:val="none" w:sz="0" w:space="0" w:color="auto"/>
        <w:bottom w:val="none" w:sz="0" w:space="0" w:color="auto"/>
        <w:right w:val="none" w:sz="0" w:space="0" w:color="auto"/>
      </w:divBdr>
    </w:div>
    <w:div w:id="1390112889">
      <w:bodyDiv w:val="1"/>
      <w:marLeft w:val="0"/>
      <w:marRight w:val="0"/>
      <w:marTop w:val="0"/>
      <w:marBottom w:val="0"/>
      <w:divBdr>
        <w:top w:val="none" w:sz="0" w:space="0" w:color="auto"/>
        <w:left w:val="none" w:sz="0" w:space="0" w:color="auto"/>
        <w:bottom w:val="none" w:sz="0" w:space="0" w:color="auto"/>
        <w:right w:val="none" w:sz="0" w:space="0" w:color="auto"/>
      </w:divBdr>
    </w:div>
    <w:div w:id="1445730424">
      <w:bodyDiv w:val="1"/>
      <w:marLeft w:val="0"/>
      <w:marRight w:val="0"/>
      <w:marTop w:val="0"/>
      <w:marBottom w:val="0"/>
      <w:divBdr>
        <w:top w:val="none" w:sz="0" w:space="0" w:color="auto"/>
        <w:left w:val="none" w:sz="0" w:space="0" w:color="auto"/>
        <w:bottom w:val="none" w:sz="0" w:space="0" w:color="auto"/>
        <w:right w:val="none" w:sz="0" w:space="0" w:color="auto"/>
      </w:divBdr>
    </w:div>
    <w:div w:id="1632397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Robin Wydaeghe</cp:lastModifiedBy>
  <cp:revision>3</cp:revision>
  <dcterms:created xsi:type="dcterms:W3CDTF">2026-07-13T14:12:00Z</dcterms:created>
  <dcterms:modified xsi:type="dcterms:W3CDTF">2026-07-13T14:34:00Z</dcterms:modified>
  <cp:category/>
</cp:coreProperties>
</file>